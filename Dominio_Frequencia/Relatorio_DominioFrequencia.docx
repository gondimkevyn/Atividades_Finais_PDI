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224" w:rsidRPr="009D224C" w:rsidRDefault="009D224C" w:rsidP="009D224C">
      <w:pPr>
        <w:spacing w:after="480"/>
        <w:jc w:val="center"/>
        <w:rPr>
          <w:b/>
          <w:color w:val="1A365D"/>
          <w:sz w:val="28"/>
        </w:rPr>
      </w:pPr>
      <w:r>
        <w:rPr>
          <w:b/>
          <w:color w:val="1A365D"/>
          <w:sz w:val="28"/>
        </w:rPr>
        <w:t>RELATÓRIO TÉCNICO: PROCESSAMENTO DIGITAL DE IMAGENS</w:t>
      </w:r>
      <w:r>
        <w:rPr>
          <w:b/>
          <w:color w:val="1A365D"/>
          <w:sz w:val="28"/>
        </w:rPr>
        <w:br/>
        <w:t xml:space="preserve">ATIVIDADE 12 </w:t>
      </w:r>
      <w:r>
        <w:rPr>
          <w:b/>
          <w:color w:val="1A365D"/>
          <w:sz w:val="28"/>
        </w:rPr>
        <w:t>– FILTRAGEM NO DOMÍNIO DA FREQUÊNCIA E ALTA ÊNFASE</w:t>
      </w:r>
    </w:p>
    <w:p w:rsidR="00395224" w:rsidRDefault="009D224C">
      <w:pPr>
        <w:keepNext/>
        <w:spacing w:before="360" w:after="120"/>
      </w:pPr>
      <w:r>
        <w:rPr>
          <w:b/>
          <w:color w:val="2B6CB0"/>
          <w:sz w:val="24"/>
        </w:rPr>
        <w:t>1. OBJETIVO</w:t>
      </w:r>
    </w:p>
    <w:p w:rsidR="00395224" w:rsidRDefault="009D224C">
      <w:pPr>
        <w:spacing w:after="160"/>
        <w:jc w:val="both"/>
      </w:pPr>
      <w:r>
        <w:t xml:space="preserve">Esta atividade tem como objetivo projetar, implementar e validar algoritmos de processamento digital de imagens no domínio da </w:t>
      </w:r>
      <w:r>
        <w:t>frequência utilizando a Transformada Discreta de Fourier Bidimensional (2D-DFT). O experimento visa analisar o impacto de filtros seletivos de frequência de Butterworth (passa-baixas e passa-altas) na atenuação de ruído e realce de transições abruptas, alé</w:t>
      </w:r>
      <w:r>
        <w:t>m de avaliar o desempenho de um filtro composto de Alta Ênfase (High-Emphasis Filtering) acoplado à equalização de histograma para a melhoria de contraste e realce de estruturas complexas em imagens médicas.</w:t>
      </w:r>
    </w:p>
    <w:p w:rsidR="00395224" w:rsidRDefault="009D224C">
      <w:pPr>
        <w:keepNext/>
        <w:spacing w:before="360" w:after="120"/>
      </w:pPr>
      <w:r>
        <w:rPr>
          <w:b/>
          <w:color w:val="2B6CB0"/>
          <w:sz w:val="24"/>
        </w:rPr>
        <w:t>2. FUNDAMENTAÇÃO TEÓRICA</w:t>
      </w:r>
    </w:p>
    <w:p w:rsidR="00395224" w:rsidRDefault="009D224C">
      <w:pPr>
        <w:spacing w:after="160"/>
        <w:jc w:val="both"/>
      </w:pPr>
      <w:r>
        <w:t xml:space="preserve">A filtragem no domínio </w:t>
      </w:r>
      <w:r>
        <w:t>da frequência fundamenta-se no teorema da convolução, o qual estabelece que a convolução espacial entre uma imagem f(x, y) e um operador h(x, y) equivale à multiplicação direta de suas respectivas representações espectrais obtidas via Transformada de Fouri</w:t>
      </w:r>
      <w:r>
        <w:t>er:</w:t>
      </w:r>
    </w:p>
    <w:p w:rsidR="00395224" w:rsidRDefault="009D224C">
      <w:pPr>
        <w:spacing w:after="160"/>
        <w:jc w:val="both"/>
      </w:pPr>
      <w:r>
        <w:rPr>
          <w:i/>
        </w:rPr>
        <w:t>G(u, v) = F(u, v) * H(u, v)</w:t>
      </w:r>
    </w:p>
    <w:p w:rsidR="00395224" w:rsidRDefault="009D224C">
      <w:pPr>
        <w:spacing w:after="160"/>
        <w:jc w:val="both"/>
      </w:pPr>
      <w:r>
        <w:t>Onde F(u, v) é a DFT bidimensional da imagem, H(u, v) é a função de transferência do filtro e G(u, v) é o espectro modificado. Os filtros seletivos de Butterworth de ordem n com frequência de corte D0 são modelados matematic</w:t>
      </w:r>
      <w:r>
        <w:t>amente de forma a mitigar o efeito de oscilação (ringing) característico de filtros ideais:</w:t>
      </w:r>
    </w:p>
    <w:p w:rsidR="00395224" w:rsidRDefault="009D224C">
      <w:pPr>
        <w:spacing w:after="160"/>
        <w:jc w:val="both"/>
      </w:pPr>
      <w:r>
        <w:t>• Função de Transferência Passa-Baixas (BLPF):</w:t>
      </w:r>
    </w:p>
    <w:p w:rsidR="00395224" w:rsidRDefault="009D224C">
      <w:pPr>
        <w:spacing w:after="160"/>
        <w:jc w:val="both"/>
      </w:pPr>
      <w:r>
        <w:rPr>
          <w:i/>
        </w:rPr>
        <w:t>H_LP(u, v) = 1 / [ 1 + (D(u,v) / D0)^(2n) ]</w:t>
      </w:r>
    </w:p>
    <w:p w:rsidR="00395224" w:rsidRDefault="009D224C">
      <w:pPr>
        <w:spacing w:after="160"/>
        <w:jc w:val="both"/>
      </w:pPr>
      <w:r>
        <w:t>• Função de Transferência Passa-Altas (BHPF):</w:t>
      </w:r>
    </w:p>
    <w:p w:rsidR="00395224" w:rsidRDefault="009D224C">
      <w:pPr>
        <w:spacing w:after="160"/>
        <w:jc w:val="both"/>
      </w:pPr>
      <w:r>
        <w:rPr>
          <w:i/>
        </w:rPr>
        <w:t>H_HP(u, v) = 1 - H_LP(u, v)</w:t>
      </w:r>
    </w:p>
    <w:p w:rsidR="00395224" w:rsidRDefault="009D224C">
      <w:pPr>
        <w:spacing w:after="160"/>
        <w:jc w:val="both"/>
      </w:pPr>
      <w:r>
        <w:t>Onde D(u, v) representa a distância euclidiana de cada coordenada de frequência em relação ao centro do espectro.</w:t>
      </w:r>
    </w:p>
    <w:p w:rsidR="00395224" w:rsidRDefault="009D224C">
      <w:pPr>
        <w:spacing w:after="160"/>
        <w:jc w:val="both"/>
      </w:pPr>
      <w:r>
        <w:t>Como os filtros passa-altas puros eliminam completamente a componente de frequência zero (nível DC), a imagem resultante perde os tons contín</w:t>
      </w:r>
      <w:r>
        <w:t>uos e exibe apenas as bordas sobre um fundo cinza homogêneo. Para preservar a informação anatômica global e simultaneamente realçar os detalhes de alta frequência, aplica-se o Filtro de Alta Ênfase (High-Emphasis Filter), definido por uma transformação lin</w:t>
      </w:r>
      <w:r>
        <w:t>ear que introduz um ganho b e um offset a:</w:t>
      </w:r>
    </w:p>
    <w:p w:rsidR="00395224" w:rsidRDefault="009D224C">
      <w:pPr>
        <w:spacing w:after="160"/>
        <w:jc w:val="both"/>
      </w:pPr>
      <w:r>
        <w:rPr>
          <w:i/>
        </w:rPr>
        <w:t>H_HFE(u, v) = a + b * H_HP(u, v)</w:t>
      </w:r>
    </w:p>
    <w:p w:rsidR="00395224" w:rsidRDefault="009D224C">
      <w:pPr>
        <w:spacing w:after="160"/>
        <w:jc w:val="both"/>
      </w:pPr>
      <w:r>
        <w:lastRenderedPageBreak/>
        <w:t>Onde o offset a (0 &lt; a &lt; 1) retém as baixas frequências da imagem original e o multiplicador b (b &gt; 1) amplifica as altas frequências, aumentando a nitidez das transições de borda.</w:t>
      </w:r>
    </w:p>
    <w:p w:rsidR="00395224" w:rsidRDefault="009D224C">
      <w:pPr>
        <w:keepNext/>
        <w:spacing w:before="360" w:after="120"/>
      </w:pPr>
      <w:r>
        <w:rPr>
          <w:b/>
          <w:color w:val="2B6CB0"/>
          <w:sz w:val="24"/>
        </w:rPr>
        <w:t>3. METODOLOGIA E IMPLEMENTAÇÃO</w:t>
      </w:r>
    </w:p>
    <w:p w:rsidR="00395224" w:rsidRDefault="009D224C">
      <w:pPr>
        <w:spacing w:after="160"/>
        <w:jc w:val="both"/>
      </w:pPr>
      <w:r>
        <w:t>O algoritmo foi codificado de maneira a realizar o processamento espectral direto em frequência. O script principal executa as seguintes etapas estruturadas:</w:t>
      </w:r>
    </w:p>
    <w:p w:rsidR="00395224" w:rsidRDefault="009D224C">
      <w:pPr>
        <w:spacing w:after="160"/>
        <w:jc w:val="both"/>
      </w:pPr>
      <w:r>
        <w:rPr>
          <w:b/>
        </w:rPr>
        <w:t xml:space="preserve">1. Mapeamento Espectral: </w:t>
      </w:r>
      <w:r>
        <w:t>A matriz espacial é transferida para o do</w:t>
      </w:r>
      <w:r>
        <w:t>mínio complexo por meio do operador fft2. Para fins de visualização das funções de transferência e dos espectros de magnitude, aplica-se o deslocamento quadrante quadrático fftshift, posicionando a componente DC (0,0) no centro geométrico da malha.</w:t>
      </w:r>
    </w:p>
    <w:p w:rsidR="00395224" w:rsidRDefault="009D224C">
      <w:pPr>
        <w:spacing w:after="160"/>
        <w:jc w:val="both"/>
      </w:pPr>
      <w:r>
        <w:rPr>
          <w:b/>
        </w:rPr>
        <w:t>2. Sint</w:t>
      </w:r>
      <w:r>
        <w:rPr>
          <w:b/>
        </w:rPr>
        <w:t xml:space="preserve">ese do Filtro HFE: </w:t>
      </w:r>
      <w:r>
        <w:t>A função customizada highEmphasisFilt(a, b, f, type, show) computa a matriz de distância discreta D(u,v) e constrói o filtro H_HFE correspondente ao tipo selecionado, operando com suporte booleano para exibição condicionada da resposta e</w:t>
      </w:r>
      <w:r>
        <w:t>m frequência.</w:t>
      </w:r>
    </w:p>
    <w:p w:rsidR="00395224" w:rsidRDefault="009D224C">
      <w:pPr>
        <w:spacing w:after="160"/>
        <w:jc w:val="both"/>
      </w:pPr>
      <w:r>
        <w:rPr>
          <w:b/>
        </w:rPr>
        <w:t xml:space="preserve">3. Reconstrução Espacial: </w:t>
      </w:r>
      <w:r>
        <w:t>Após a multiplicação elemento a elemento no domínio da frequência, aplica-se a transformada inversa ifft2, retendo-se estritamente a parte real obtida para eliminar resíduos numéricos infinitesimais complexos.</w:t>
      </w:r>
    </w:p>
    <w:p w:rsidR="00395224" w:rsidRDefault="009D224C">
      <w:pPr>
        <w:spacing w:after="160"/>
        <w:jc w:val="both"/>
      </w:pPr>
      <w:r>
        <w:rPr>
          <w:b/>
        </w:rPr>
        <w:t>4. Pós</w:t>
      </w:r>
      <w:r>
        <w:rPr>
          <w:b/>
        </w:rPr>
        <w:t xml:space="preserve">-Processamento e Modulação de Contraste: </w:t>
      </w:r>
      <w:r>
        <w:t>Como a amplificação de altas frequências distorce o intervalo dinâmico original, os dados de saída sofrem normalização linear em ponto flutuante e cast para uint8, sendo posteriormente submetidos ao algoritmo de equ</w:t>
      </w:r>
      <w:r>
        <w:t>alização por mapeamento de histograma para otimizar a distribuição de contraste local.</w:t>
      </w:r>
    </w:p>
    <w:p w:rsidR="00395224" w:rsidRDefault="009D224C">
      <w:pPr>
        <w:keepNext/>
        <w:spacing w:before="360" w:after="120"/>
      </w:pPr>
      <w:r>
        <w:rPr>
          <w:b/>
          <w:color w:val="2B6CB0"/>
          <w:sz w:val="24"/>
        </w:rPr>
        <w:t>4. ANÁLISE DE RESULTADOS E DISCUSSÃO</w:t>
      </w:r>
    </w:p>
    <w:p w:rsidR="00395224" w:rsidRDefault="009D224C">
      <w:pPr>
        <w:spacing w:after="160"/>
        <w:jc w:val="both"/>
      </w:pPr>
      <w:r>
        <w:t xml:space="preserve">A execução do script leve corrigido no MATLAB Drive gerou as saídas visuais que corroboram as premissas analíticas do processamento </w:t>
      </w:r>
      <w:r>
        <w:t>em frequência:</w:t>
      </w:r>
    </w:p>
    <w:p w:rsidR="00395224" w:rsidRDefault="009D224C">
      <w:pPr>
        <w:keepNext/>
        <w:spacing w:before="240" w:after="80"/>
        <w:rPr>
          <w:b/>
          <w:color w:val="4A5568"/>
        </w:rPr>
      </w:pPr>
      <w:r>
        <w:rPr>
          <w:b/>
          <w:color w:val="4A5568"/>
        </w:rPr>
        <w:lastRenderedPageBreak/>
        <w:t xml:space="preserve">4.1 Análise do Experimento (a) - </w:t>
      </w:r>
      <w:proofErr w:type="spellStart"/>
      <w:r>
        <w:rPr>
          <w:b/>
          <w:color w:val="4A5568"/>
        </w:rPr>
        <w:t>Imagem</w:t>
      </w:r>
      <w:proofErr w:type="spellEnd"/>
      <w:r>
        <w:rPr>
          <w:b/>
          <w:color w:val="4A5568"/>
        </w:rPr>
        <w:t xml:space="preserve"> '</w:t>
      </w:r>
      <w:proofErr w:type="spellStart"/>
      <w:r>
        <w:rPr>
          <w:b/>
          <w:color w:val="4A5568"/>
        </w:rPr>
        <w:t>woman.tif</w:t>
      </w:r>
      <w:proofErr w:type="spellEnd"/>
      <w:r>
        <w:rPr>
          <w:b/>
          <w:color w:val="4A5568"/>
        </w:rPr>
        <w:t>'</w:t>
      </w:r>
    </w:p>
    <w:p w:rsidR="009D224C" w:rsidRDefault="009D224C">
      <w:pPr>
        <w:keepNext/>
        <w:spacing w:before="240" w:after="80"/>
        <w:rPr>
          <w:ins w:id="0" w:author="Kevyn Gondim" w:date="2026-07-10T01:02:00Z"/>
        </w:rPr>
      </w:pPr>
      <w:r w:rsidRPr="009D224C">
        <w:drawing>
          <wp:inline distT="0" distB="0" distL="0" distR="0" wp14:anchorId="0466F943" wp14:editId="14F4848C">
            <wp:extent cx="5296535" cy="50520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42" cy="505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24C" w:rsidRDefault="009D224C">
      <w:pPr>
        <w:keepNext/>
        <w:spacing w:before="240" w:after="80"/>
      </w:pPr>
      <w:bookmarkStart w:id="1" w:name="_GoBack"/>
      <w:ins w:id="2" w:author="Kevyn Gondim" w:date="2026-07-10T01:03:00Z">
        <w:r w:rsidRPr="009D224C">
          <w:lastRenderedPageBreak/>
          <w:drawing>
            <wp:inline distT="0" distB="0" distL="0" distR="0" wp14:anchorId="7B31C804" wp14:editId="5DFC37EA">
              <wp:extent cx="4757934" cy="4084320"/>
              <wp:effectExtent l="0" t="0" r="5080" b="0"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59757" cy="4085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bookmarkEnd w:id="1"/>
    </w:p>
    <w:p w:rsidR="00395224" w:rsidRDefault="009D224C">
      <w:pPr>
        <w:spacing w:after="160"/>
        <w:jc w:val="both"/>
      </w:pPr>
      <w:r>
        <w:t>O filtro Butterworth passa-baixas (D0 = 0.05 * min(</w:t>
      </w:r>
      <w:proofErr w:type="gramStart"/>
      <w:r>
        <w:t>M,N</w:t>
      </w:r>
      <w:proofErr w:type="gramEnd"/>
      <w:r>
        <w:t>), n = 2) resultou em uma imagem suavizada, com atenuação visível de ruídos texturais de alta frequência e leve indefinição nas transiç</w:t>
      </w:r>
      <w:r>
        <w:t>ões finas de contorno. Esse comportamento é justificado pelo perfil do filtro 2D exibido em tela, que atua como uma janela circular gaussiana de passagem hipofrequente. Em contrapartida, o filtro passa-altas BHPF eliminou as variações suaves de fundo, isol</w:t>
      </w:r>
      <w:r>
        <w:t>ando estritamente os gradientes de alta frequência correspondentes aos contornos da face, olhos e linhas do cabelo da modelo, confirmando a correta segmentação espectral.</w:t>
      </w:r>
    </w:p>
    <w:p w:rsidR="00395224" w:rsidRDefault="009D224C">
      <w:pPr>
        <w:keepNext/>
        <w:spacing w:before="240" w:after="80"/>
        <w:rPr>
          <w:ins w:id="3" w:author="Kevyn Gondim" w:date="2026-07-10T01:02:00Z"/>
          <w:b/>
          <w:color w:val="4A5568"/>
        </w:rPr>
      </w:pPr>
      <w:r>
        <w:rPr>
          <w:b/>
          <w:color w:val="4A5568"/>
        </w:rPr>
        <w:lastRenderedPageBreak/>
        <w:t xml:space="preserve">4.2 Análise do Experimento (b) e (c) - Filtro de Alta </w:t>
      </w:r>
      <w:proofErr w:type="spellStart"/>
      <w:r>
        <w:rPr>
          <w:b/>
          <w:color w:val="4A5568"/>
        </w:rPr>
        <w:t>Ênfase</w:t>
      </w:r>
      <w:proofErr w:type="spellEnd"/>
      <w:r>
        <w:rPr>
          <w:b/>
          <w:color w:val="4A5568"/>
        </w:rPr>
        <w:t xml:space="preserve"> </w:t>
      </w:r>
      <w:proofErr w:type="spellStart"/>
      <w:r>
        <w:rPr>
          <w:b/>
          <w:color w:val="4A5568"/>
        </w:rPr>
        <w:t>em</w:t>
      </w:r>
      <w:proofErr w:type="spellEnd"/>
      <w:r>
        <w:rPr>
          <w:b/>
          <w:color w:val="4A5568"/>
        </w:rPr>
        <w:t xml:space="preserve"> '</w:t>
      </w:r>
      <w:proofErr w:type="spellStart"/>
      <w:r>
        <w:rPr>
          <w:b/>
          <w:color w:val="4A5568"/>
        </w:rPr>
        <w:t>chestXray.tif</w:t>
      </w:r>
      <w:proofErr w:type="spellEnd"/>
      <w:r>
        <w:rPr>
          <w:b/>
          <w:color w:val="4A5568"/>
        </w:rPr>
        <w:t>'</w:t>
      </w:r>
    </w:p>
    <w:p w:rsidR="009D224C" w:rsidRDefault="009D224C">
      <w:pPr>
        <w:keepNext/>
        <w:spacing w:before="240" w:after="80"/>
      </w:pPr>
      <w:ins w:id="4" w:author="Kevyn Gondim" w:date="2026-07-10T01:03:00Z">
        <w:r w:rsidRPr="009D224C">
          <w:drawing>
            <wp:inline distT="0" distB="0" distL="0" distR="0" wp14:anchorId="2B15A082" wp14:editId="2CB67949">
              <wp:extent cx="5943600" cy="2545715"/>
              <wp:effectExtent l="0" t="0" r="0" b="6985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5457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395224" w:rsidRDefault="009D224C">
      <w:pPr>
        <w:spacing w:after="160"/>
        <w:jc w:val="both"/>
      </w:pPr>
      <w:r>
        <w:t xml:space="preserve">O </w:t>
      </w:r>
      <w:r>
        <w:t>filtro de alta ênfase projetado com os parâmetros a = 0.5 e b = 2.0 produziu uma resposta em frequência cujo centro exibe atenuação parcial controlada (valor correspondente ao offset a), seguido por uma transição suave em direção ao ganho de alta frequênci</w:t>
      </w:r>
      <w:r>
        <w:t>a (valor a + b = 2.5) nas bordas. A aplicação do filtro H_HFE sobre a imagem médica de raio-X preservou a estrutura anatômica básica dos pulmões e costelas, ao mesmo tempo em que aguçou de forma expressiva as transições de borda dos tecidos.</w:t>
      </w:r>
    </w:p>
    <w:p w:rsidR="00395224" w:rsidRDefault="009D224C">
      <w:pPr>
        <w:spacing w:after="160"/>
        <w:jc w:val="both"/>
      </w:pPr>
      <w:r>
        <w:t xml:space="preserve">A inspeção do </w:t>
      </w:r>
      <w:r>
        <w:t>espectro de magnitude antes e após a filtragem confirma que as frequências periféricas (altas) sofreram um incremento significativo de amplitude na escala logarítmica, validando o ganho imposto pelo parâmetro b. Contudo, devido à própria natureza do filtro</w:t>
      </w:r>
      <w:r>
        <w:t xml:space="preserve"> de alta frequência, a imagem filtrada apresentou um aspecto acinzentado de baixo contraste dinâmico. Esse efeito foi perfeitamente corrigido na etapa subsequente com a aplicação da equalização de histograma. A combinação sequencial do filtro de alta ênfas</w:t>
      </w:r>
      <w:r>
        <w:t>e com a equalização expandiu o intervalo dinâmico local, evidenciando microestruturas ósseas e tecidos moles com alto grau de nitidez e definição, provando a eficácia do pipeline para realce de imagens de diagnóstico.</w:t>
      </w:r>
    </w:p>
    <w:p w:rsidR="00395224" w:rsidRDefault="009D224C">
      <w:pPr>
        <w:keepNext/>
        <w:spacing w:before="360" w:after="120"/>
      </w:pPr>
      <w:r>
        <w:rPr>
          <w:b/>
          <w:color w:val="2B6CB0"/>
          <w:sz w:val="24"/>
        </w:rPr>
        <w:t>5. CONCLUSÃO</w:t>
      </w:r>
    </w:p>
    <w:p w:rsidR="00395224" w:rsidRDefault="009D224C">
      <w:pPr>
        <w:spacing w:after="160"/>
        <w:jc w:val="both"/>
      </w:pPr>
      <w:r>
        <w:t>O experimento confirmou a</w:t>
      </w:r>
      <w:r>
        <w:t xml:space="preserve"> alta eficiência e a precisão matemática da filtragem digital realizada no domínio da frequência. As funções desenvolvidas operaram estritamente segundo as formulações da transformada de Fourier, demonstrando que o controle das componentes espectrais permi</w:t>
      </w:r>
      <w:r>
        <w:t xml:space="preserve">te manipular propriedades macroscópicas crísticas de nitidez e suavização de forma global. O filtro composto de Alta Ênfase superou a limitação intrínseca dos operadores passa-altas convencionais ao reter as componentes DC e de baixas frequências por meio </w:t>
      </w:r>
      <w:r>
        <w:t>do offset parametrizado, enquanto a integração com a equalização de histograma consolidou um pipeline ótimo para o realce estrutural de imagens médicas subexpostas ou de baixo contraste dinâmico.</w:t>
      </w:r>
    </w:p>
    <w:sectPr w:rsidR="003952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evyn Gondim">
    <w15:presenceInfo w15:providerId="Windows Live" w15:userId="d53b8a79b44a3b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224"/>
    <w:rsid w:val="009D22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51E12A"/>
  <w14:defaultImageDpi w14:val="300"/>
  <w15:docId w15:val="{614FD34B-7EFC-41F8-9BDB-27560326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FE5BAD-4CDA-4D56-BE97-6FA613521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1030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Kevyn Gondim</cp:lastModifiedBy>
  <cp:revision>2</cp:revision>
  <dcterms:created xsi:type="dcterms:W3CDTF">2013-12-23T23:15:00Z</dcterms:created>
  <dcterms:modified xsi:type="dcterms:W3CDTF">2026-07-10T05:04:00Z</dcterms:modified>
  <cp:category/>
</cp:coreProperties>
</file>